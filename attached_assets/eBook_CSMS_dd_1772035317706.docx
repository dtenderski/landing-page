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A7B6F" w14:textId="13EF1C45" w:rsidR="00046C0E" w:rsidRPr="00046C0E" w:rsidRDefault="00046C0E" w:rsidP="00046C0E">
      <w:pPr>
        <w:pStyle w:val="NormalWeb"/>
        <w:rPr>
          <w:rFonts w:ascii="Arial" w:eastAsia="Times New Roman" w:hAnsi="Arial" w:cs="Arial"/>
          <w:lang w:val="id-ID" w:eastAsia="id-ID"/>
        </w:rPr>
      </w:pPr>
      <w:r>
        <w:rPr>
          <w:rFonts w:ascii="Arial" w:eastAsia="Times New Roman" w:hAnsi="Arial" w:cs="Arial"/>
          <w:lang w:val="id-ID" w:eastAsia="id-ID"/>
        </w:rPr>
        <w:t>J</w:t>
      </w:r>
      <w:r w:rsidRPr="00046C0E">
        <w:rPr>
          <w:rFonts w:ascii="Arial" w:eastAsia="Times New Roman" w:hAnsi="Arial" w:cs="Arial"/>
          <w:lang w:val="id-ID" w:eastAsia="id-ID"/>
        </w:rPr>
        <w:t xml:space="preserve">udul </w:t>
      </w:r>
      <w:r w:rsidRPr="00046C0E">
        <w:rPr>
          <w:rFonts w:ascii="Arial" w:eastAsia="Times New Roman" w:hAnsi="Arial" w:cs="Arial"/>
          <w:i/>
          <w:iCs/>
          <w:lang w:val="id-ID" w:eastAsia="id-ID"/>
        </w:rPr>
        <w:t>e-</w:t>
      </w:r>
      <w:proofErr w:type="spellStart"/>
      <w:r w:rsidRPr="00046C0E">
        <w:rPr>
          <w:rFonts w:ascii="Arial" w:eastAsia="Times New Roman" w:hAnsi="Arial" w:cs="Arial"/>
          <w:i/>
          <w:iCs/>
          <w:lang w:val="id-ID" w:eastAsia="id-ID"/>
        </w:rPr>
        <w:t>book</w:t>
      </w:r>
      <w:proofErr w:type="spellEnd"/>
      <w:r w:rsidRPr="00046C0E">
        <w:rPr>
          <w:rFonts w:ascii="Arial" w:eastAsia="Times New Roman" w:hAnsi="Arial" w:cs="Arial"/>
          <w:lang w:val="id-ID" w:eastAsia="id-ID"/>
        </w:rPr>
        <w:t xml:space="preserve"> CSMS yang terbagi dalam tiga trilogi, dengan konten yang diambil dari fokus tahapan CSMS di materi referensi: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89"/>
        <w:gridCol w:w="4673"/>
      </w:tblGrid>
      <w:tr w:rsidR="00046C0E" w:rsidRPr="00046C0E" w14:paraId="6B710C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E4C35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E62E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Judul E-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book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(Trilogi)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4DCA2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 &amp; Kedalaman Materi Berdasarkan Sumber</w:t>
            </w:r>
          </w:p>
        </w:tc>
      </w:tr>
      <w:tr w:rsidR="00046C0E" w:rsidRPr="00046C0E" w14:paraId="679F7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673B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I. BASIC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(Fondasi &amp; Tahapan Awal CSMS)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204A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97E7E" w14:textId="77777777" w:rsidR="00397365" w:rsidRDefault="00046C0E" w:rsidP="00046C0E">
            <w:pPr>
              <w:spacing w:after="0" w:line="240" w:lineRule="auto"/>
              <w:rPr>
                <w:ins w:id="0" w:author="Microsoft Office User" w:date="2025-12-05T08:37:00Z" w16du:dateUtc="2025-12-05T01:37:00Z"/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Target: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Pemula, Kontraktor/Staf Baru K3</w:t>
            </w:r>
            <w:r w:rsidR="00397365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</w:t>
            </w:r>
            <w:proofErr w:type="spellStart"/>
            <w:ins w:id="1" w:author="Microsoft Office User" w:date="2025-12-05T08:35:00Z" w16du:dateUtc="2025-12-05T01:35:00Z">
              <w:r w:rsidR="00397365">
                <w:rPr>
                  <w:rFonts w:ascii="Arial" w:eastAsia="Times New Roman" w:hAnsi="Arial" w:cs="Arial"/>
                  <w:color w:val="FF0000"/>
                  <w:sz w:val="24"/>
                  <w:szCs w:val="24"/>
                  <w:lang w:val="id-ID" w:eastAsia="id-ID"/>
                </w:rPr>
                <w:t>Procurement</w:t>
              </w:r>
              <w:proofErr w:type="spellEnd"/>
              <w:r w:rsidR="00397365">
                <w:rPr>
                  <w:rFonts w:ascii="Arial" w:eastAsia="Times New Roman" w:hAnsi="Arial" w:cs="Arial"/>
                  <w:color w:val="FF0000"/>
                  <w:sz w:val="24"/>
                  <w:szCs w:val="24"/>
                  <w:lang w:val="id-ID" w:eastAsia="id-ID"/>
                </w:rPr>
                <w:t xml:space="preserve"> (Supply </w:t>
              </w:r>
              <w:proofErr w:type="spellStart"/>
              <w:r w:rsidR="00397365">
                <w:rPr>
                  <w:rFonts w:ascii="Arial" w:eastAsia="Times New Roman" w:hAnsi="Arial" w:cs="Arial"/>
                  <w:color w:val="FF0000"/>
                  <w:sz w:val="24"/>
                  <w:szCs w:val="24"/>
                  <w:lang w:val="id-ID" w:eastAsia="id-ID"/>
                </w:rPr>
                <w:t>Cha</w:t>
              </w:r>
            </w:ins>
            <w:ins w:id="2" w:author="Microsoft Office User" w:date="2025-12-05T08:36:00Z" w16du:dateUtc="2025-12-05T01:36:00Z">
              <w:r w:rsidR="00397365">
                <w:rPr>
                  <w:rFonts w:ascii="Arial" w:eastAsia="Times New Roman" w:hAnsi="Arial" w:cs="Arial"/>
                  <w:color w:val="FF0000"/>
                  <w:sz w:val="24"/>
                  <w:szCs w:val="24"/>
                  <w:lang w:val="id-ID" w:eastAsia="id-ID"/>
                </w:rPr>
                <w:t>in</w:t>
              </w:r>
              <w:proofErr w:type="spellEnd"/>
              <w:r w:rsidR="00397365">
                <w:rPr>
                  <w:rFonts w:ascii="Arial" w:eastAsia="Times New Roman" w:hAnsi="Arial" w:cs="Arial"/>
                  <w:color w:val="FF0000"/>
                  <w:sz w:val="24"/>
                  <w:szCs w:val="24"/>
                  <w:lang w:val="id-ID" w:eastAsia="id-ID"/>
                </w:rPr>
                <w:t>)</w:t>
              </w:r>
            </w:ins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</w:p>
          <w:p w14:paraId="09C8638B" w14:textId="651B9323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Pengenalan CSMS, Latar Belakang, Tujuan, dan Tahap Awal Administrasi.</w:t>
            </w:r>
          </w:p>
        </w:tc>
      </w:tr>
      <w:tr w:rsidR="00046C0E" w:rsidRPr="00046C0E" w14:paraId="3B22F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A8071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E4FF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1: Konsep Dasar, Tujuan, dan Struktur Siklus CSMS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D5857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Mengulas latar belakang mengapa kontraktor rawan kecelakaan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8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definisi CSMS sebagai sistem manajemen untuk mengelola kontraktor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9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tujuannya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10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6 langkah siklus CSMS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11</w:t>
            </w:r>
            <w:del w:id="3" w:author="Microsoft Office User" w:date="2025-12-10T11:05:00Z" w16du:dateUtc="2025-12-10T04:05:00Z">
              <w:r w:rsidRPr="00046C0E" w:rsidDel="003F73EA">
                <w:rPr>
                  <w:rFonts w:ascii="Arial" w:eastAsia="Times New Roman" w:hAnsi="Arial" w:cs="Arial"/>
                  <w:sz w:val="24"/>
                  <w:szCs w:val="24"/>
                  <w:vertAlign w:val="superscript"/>
                  <w:lang w:val="id-ID" w:eastAsia="id-ID"/>
                </w:rPr>
                <w:delText>111111</w:delText>
              </w:r>
            </w:del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13D3F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83B1D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0A18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CSMS Jilid 2: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Risk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Assessment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Awal: Menentukan Tingkat Risiko Pekerjaan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1714A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Menjelaskan tujuan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Risk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Assessment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12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aspek-aspek penilaian risiko (Jenis, Lokasi, Material, Dampak Sosial)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13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klasifikasi risiko (Rendah, Menengah, Tinggi)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14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063A4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C02E1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75CCF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CSMS Jilid 3: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Pre-Qualification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: Dokumen Kunci Lolos Seleksi Awal Kontraktor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060B2" w14:textId="16B84C5B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pada tujuan 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pra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-kualifikasi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15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dokumen yang dievaluasi (Pengalaman, Organisasi K3, Manual K3)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16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sistem penilaian berdasarkan elemen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questioner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(misal: 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Policy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Statement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Accident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ins w:id="4" w:author="Microsoft Office User" w:date="2025-12-10T11:07:00Z" w16du:dateUtc="2025-12-10T04:07:00Z">
              <w:r w:rsidR="003F73EA">
                <w:rPr>
                  <w:rFonts w:ascii="Arial" w:eastAsia="Times New Roman" w:hAnsi="Arial" w:cs="Arial"/>
                  <w:color w:val="FF0000"/>
                  <w:sz w:val="24"/>
                  <w:szCs w:val="24"/>
                  <w:lang w:val="id-ID" w:eastAsia="id-ID"/>
                </w:rPr>
                <w:t xml:space="preserve">SOP, </w:t>
              </w:r>
            </w:ins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Reporting</w:t>
            </w:r>
            <w:proofErr w:type="spellEnd"/>
            <w:ins w:id="5" w:author="Microsoft Office User" w:date="2025-12-10T11:07:00Z" w16du:dateUtc="2025-12-10T04:07:00Z">
              <w:r w:rsidR="003F73EA">
                <w:rPr>
                  <w:rFonts w:ascii="Arial" w:eastAsia="Times New Roman" w:hAnsi="Arial" w:cs="Arial"/>
                  <w:sz w:val="24"/>
                  <w:szCs w:val="24"/>
                  <w:lang w:val="id-ID" w:eastAsia="id-ID"/>
                </w:rPr>
                <w:t xml:space="preserve">, </w:t>
              </w:r>
              <w:proofErr w:type="spellStart"/>
              <w:r w:rsidR="003F73EA">
                <w:rPr>
                  <w:rFonts w:ascii="Arial" w:eastAsia="Times New Roman" w:hAnsi="Arial" w:cs="Arial"/>
                  <w:sz w:val="24"/>
                  <w:szCs w:val="24"/>
                  <w:lang w:val="id-ID" w:eastAsia="id-ID"/>
                </w:rPr>
                <w:t>dll</w:t>
              </w:r>
              <w:proofErr w:type="spellEnd"/>
              <w:r w:rsidR="003F73EA">
                <w:rPr>
                  <w:rFonts w:ascii="Arial" w:eastAsia="Times New Roman" w:hAnsi="Arial" w:cs="Arial"/>
                  <w:sz w:val="24"/>
                  <w:szCs w:val="24"/>
                  <w:lang w:val="id-ID" w:eastAsia="id-ID"/>
                </w:rPr>
                <w:t xml:space="preserve"> </w:t>
              </w:r>
            </w:ins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)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17</w:t>
            </w:r>
            <w:del w:id="6" w:author="Microsoft Office User" w:date="2025-12-10T11:13:00Z" w16du:dateUtc="2025-12-10T04:13:00Z">
              <w:r w:rsidRPr="00046C0E" w:rsidDel="00667C4A">
                <w:rPr>
                  <w:rFonts w:ascii="Arial" w:eastAsia="Times New Roman" w:hAnsi="Arial" w:cs="Arial"/>
                  <w:sz w:val="24"/>
                  <w:szCs w:val="24"/>
                  <w:vertAlign w:val="superscript"/>
                  <w:lang w:val="id-ID" w:eastAsia="id-ID"/>
                </w:rPr>
                <w:delText>1717171717171717</w:delText>
              </w:r>
            </w:del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56AA4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96422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II. INTERMEDIATE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(Implementasi Prosedural &amp; Pengawasan Lapangan)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30D65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B980" w14:textId="41BD06B4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Target: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HSE 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Officer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Pengawas Pekerjaan, Manajer Proyek. </w:t>
            </w: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Detail Prosedur Seleksi, </w:t>
            </w:r>
            <w:ins w:id="7" w:author="Microsoft Office User" w:date="2025-12-10T11:12:00Z" w16du:dateUtc="2025-12-10T04:12:00Z">
              <w:r w:rsidR="003F73EA">
                <w:rPr>
                  <w:rFonts w:ascii="Arial" w:eastAsia="Times New Roman" w:hAnsi="Arial" w:cs="Arial"/>
                  <w:sz w:val="24"/>
                  <w:szCs w:val="24"/>
                  <w:lang w:val="id-ID" w:eastAsia="id-ID"/>
                </w:rPr>
                <w:t>Kajian peker</w:t>
              </w:r>
            </w:ins>
            <w:ins w:id="8" w:author="Microsoft Office User" w:date="2025-12-10T11:13:00Z" w16du:dateUtc="2025-12-10T04:13:00Z">
              <w:r w:rsidR="003F73EA">
                <w:rPr>
                  <w:rFonts w:ascii="Arial" w:eastAsia="Times New Roman" w:hAnsi="Arial" w:cs="Arial"/>
                  <w:sz w:val="24"/>
                  <w:szCs w:val="24"/>
                  <w:lang w:val="id-ID" w:eastAsia="id-ID"/>
                </w:rPr>
                <w:t xml:space="preserve">jaan Awal (PJA), </w:t>
              </w:r>
            </w:ins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Pelaksanaan Pekerjaan (WIP), dan KPI.</w:t>
            </w:r>
          </w:p>
        </w:tc>
      </w:tr>
      <w:tr w:rsidR="00046C0E" w:rsidRPr="00046C0E" w14:paraId="5B90B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168DC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0A20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CSMS Jilid 4: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Selection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dan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Pre-Job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Activity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(PJA): Dari Tender ke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Kick-Off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Meeting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3D149" w14:textId="2E5F7E1E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Mengulas tahapan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Selection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(memilih kontraktor terbaik)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18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komunikasi persyaratan HSE </w:t>
            </w:r>
            <w:ins w:id="9" w:author="Microsoft Office User" w:date="2025-12-10T11:14:00Z" w16du:dateUtc="2025-12-10T04:14:00Z">
              <w:r w:rsidR="00667C4A">
                <w:rPr>
                  <w:rFonts w:ascii="Arial" w:eastAsia="Times New Roman" w:hAnsi="Arial" w:cs="Arial"/>
                  <w:sz w:val="24"/>
                  <w:szCs w:val="24"/>
                  <w:lang w:val="id-ID" w:eastAsia="id-ID"/>
                </w:rPr>
                <w:t>(HSE Plan)</w:t>
              </w:r>
            </w:ins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19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detail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Pre-Job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Activity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(PJA) seperti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kick-off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meeting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20</w:t>
            </w:r>
            <w:del w:id="10" w:author="Microsoft Office User" w:date="2025-12-10T11:13:00Z" w16du:dateUtc="2025-12-10T04:13:00Z">
              <w:r w:rsidRPr="00046C0E" w:rsidDel="00667C4A">
                <w:rPr>
                  <w:rFonts w:ascii="Arial" w:eastAsia="Times New Roman" w:hAnsi="Arial" w:cs="Arial"/>
                  <w:sz w:val="24"/>
                  <w:szCs w:val="24"/>
                  <w:vertAlign w:val="superscript"/>
                  <w:lang w:val="id-ID" w:eastAsia="id-ID"/>
                </w:rPr>
                <w:delText>202020</w:delText>
              </w:r>
            </w:del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dan penentuan sistem pengawasan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21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1C0A0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40AB6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BD67D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CSMS Jilid 5: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Work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In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Progress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(WIP): Implementasi Program K3 di Lapangan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0423E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pada pelaksanaan program K3 di lapangan (WIP)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22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penyesuaian program K3 sesuai risiko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23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Key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Points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WIP (Inspeksi, Pelaporan Insiden,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Drills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)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24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61AEB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C44F1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DBDD3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CSMS Jilid 6: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Tools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Penilaian Risiko Mendalam: Matriks Konsekuensi dan Kemungkinan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80D3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Peningkatan kedalaman dari Jilid 2. Membedah matriks risiko (Skala 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Keparahan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1-5 untuk Manusia, Aset, Lingkungan, Reputasi)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25252525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matriks kemungkinannya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26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yang digunakan untuk mendapatkan Tingkat Risiko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27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389EA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8C67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lastRenderedPageBreak/>
              <w:t>III. ADVANCE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(Strategi, Kinerja, dan Integrasi Sistem)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16C1C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D5B90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Target: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Top Manajemen, Auditor K3, Konsultan. </w:t>
            </w: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Fokus: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Integrasi OHSMS, Audit Komprehensif, dan Evaluasi Kinerja (KPI).</w:t>
            </w:r>
          </w:p>
        </w:tc>
      </w:tr>
      <w:tr w:rsidR="00046C0E" w:rsidRPr="00046C0E" w14:paraId="5A425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343C5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BA074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CSMS Jilid 7: Integrasi CSMS: Menghubungkan OHSMS Perusahaan dan Kontraktor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74B59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Menjelaskan CSMS sebagai jembatan yang menghubungkan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Company OHSMS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dan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Contractor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OHSMS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28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pentingnya OHSMS Perusahaan sebagai kerangka dasar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29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dan keterkaitan CSMS dengan elemen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Operational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Control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dalam OHSAS 45001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30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08046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94039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1927E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CSMS Jilid 8: Audit dan Final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Evaluation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: Penilaian Kinerja Akhir dan Data 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D9FB3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pada </w:t>
            </w:r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Final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Evaluation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31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tujuan evaluasi (menilai kinerja dan masukan perbaikan CSMS)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32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serta elemen penilaian akhir (KPI K3, PJA, WIP)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33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termasuk syarat lulus/gagal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34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046C0E" w:rsidRPr="00046C0E" w14:paraId="0E20F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F5178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53912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CSMS Jilid 9: Pengelolaan Kinerja Berkelanjutan (KPI):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Lagging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vs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Leading</w:t>
            </w:r>
            <w:proofErr w:type="spellEnd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Indicator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1E29" w14:textId="77777777" w:rsidR="00046C0E" w:rsidRPr="00046C0E" w:rsidRDefault="00046C0E" w:rsidP="00046C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Membedah KPI Kontraktor secara rinci. Menjelaskan perbedaan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Lagging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Indicator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(Kecelakaan, Pencemaran) vs.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Leading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Indicator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Safety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Meeting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Inspeksi)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35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sistem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scoring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yang digunakan 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36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dampak penghargaan (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Reward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/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Punishment</w:t>
            </w:r>
            <w:proofErr w:type="spellEnd"/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) pada </w:t>
            </w:r>
            <w:proofErr w:type="spellStart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Contractor</w:t>
            </w:r>
            <w:proofErr w:type="spellEnd"/>
            <w:r w:rsidRPr="00046C0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 xml:space="preserve"> Data Bank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37</w:t>
            </w:r>
            <w:r w:rsidRPr="00046C0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</w:tbl>
    <w:p w14:paraId="626A0E52" w14:textId="2158166D" w:rsidR="00046C0E" w:rsidRDefault="00046C0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</w:pPr>
    </w:p>
    <w:p w14:paraId="744217AD" w14:textId="77777777" w:rsidR="00046C0E" w:rsidRDefault="00046C0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  <w:br w:type="page"/>
      </w:r>
    </w:p>
    <w:p w14:paraId="3286A332" w14:textId="6D46DAE0" w:rsidR="00046C0E" w:rsidRPr="00046C0E" w:rsidRDefault="00046C0E" w:rsidP="00046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  <w:lastRenderedPageBreak/>
        <w:t xml:space="preserve">CONTOH OUTLINE </w:t>
      </w:r>
      <w:r w:rsidRPr="00046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  <w:t>E-BOOK CSMS 1: KONSEP DASAR, TUJUAN, DAN STRUKTUR SIKLUS CSMS</w:t>
      </w:r>
    </w:p>
    <w:p w14:paraId="722F7CDE" w14:textId="77777777" w:rsidR="00046C0E" w:rsidRPr="00046C0E" w:rsidRDefault="00046C0E" w:rsidP="00046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(Trilogi Basic - Fondasi Konsep &amp; Kepatuhan)</w:t>
      </w:r>
    </w:p>
    <w:p w14:paraId="22D64A56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PENGANTAR: PENTINGNYA KESELAMATAN KONTRAKTOR</w:t>
      </w:r>
    </w:p>
    <w:p w14:paraId="11EE781F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0.1 Sambutan Penulis dan Peruntukan E-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book</w:t>
      </w:r>
      <w:proofErr w:type="spellEnd"/>
    </w:p>
    <w:p w14:paraId="0482FD8E" w14:textId="6563CE2C" w:rsidR="00046C0E" w:rsidRPr="00046C0E" w:rsidRDefault="00046C0E" w:rsidP="0004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Target Pembaca: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Staf K3/HSE Pemula, Kontraktor Baru, </w:t>
      </w:r>
      <w:proofErr w:type="spellStart"/>
      <w:ins w:id="11" w:author="Microsoft Office User" w:date="2025-12-10T11:36:00Z" w16du:dateUtc="2025-12-10T04:36:00Z">
        <w:r w:rsidR="00070BAB">
          <w:rPr>
            <w:rFonts w:ascii="Times New Roman" w:eastAsia="Times New Roman" w:hAnsi="Times New Roman" w:cs="Times New Roman"/>
            <w:color w:val="FF0000"/>
            <w:sz w:val="24"/>
            <w:szCs w:val="24"/>
            <w:lang w:val="id-ID" w:eastAsia="id-ID"/>
          </w:rPr>
          <w:t>Porcurement</w:t>
        </w:r>
        <w:proofErr w:type="spellEnd"/>
        <w:r w:rsidR="00070BAB">
          <w:rPr>
            <w:rFonts w:ascii="Times New Roman" w:eastAsia="Times New Roman" w:hAnsi="Times New Roman" w:cs="Times New Roman"/>
            <w:color w:val="FF0000"/>
            <w:sz w:val="24"/>
            <w:szCs w:val="24"/>
            <w:lang w:val="id-ID" w:eastAsia="id-ID"/>
          </w:rPr>
          <w:t xml:space="preserve"> (Supply </w:t>
        </w:r>
        <w:proofErr w:type="spellStart"/>
        <w:r w:rsidR="00070BAB">
          <w:rPr>
            <w:rFonts w:ascii="Times New Roman" w:eastAsia="Times New Roman" w:hAnsi="Times New Roman" w:cs="Times New Roman"/>
            <w:color w:val="FF0000"/>
            <w:sz w:val="24"/>
            <w:szCs w:val="24"/>
            <w:lang w:val="id-ID" w:eastAsia="id-ID"/>
          </w:rPr>
          <w:t>Chain</w:t>
        </w:r>
        <w:proofErr w:type="spellEnd"/>
        <w:r w:rsidR="00070BAB">
          <w:rPr>
            <w:rFonts w:ascii="Times New Roman" w:eastAsia="Times New Roman" w:hAnsi="Times New Roman" w:cs="Times New Roman"/>
            <w:color w:val="FF0000"/>
            <w:sz w:val="24"/>
            <w:szCs w:val="24"/>
            <w:lang w:val="id-ID" w:eastAsia="id-ID"/>
          </w:rPr>
          <w:t xml:space="preserve">) </w:t>
        </w:r>
      </w:ins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dan Pengawas Lapangan.</w:t>
      </w:r>
    </w:p>
    <w:p w14:paraId="3045DE38" w14:textId="77777777" w:rsidR="00046C0E" w:rsidRPr="00046C0E" w:rsidRDefault="00046C0E" w:rsidP="0004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Tujuan: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Memberikan pemahaman fundamental tentang mengapa CSMS diperlukan.</w:t>
      </w:r>
    </w:p>
    <w:p w14:paraId="036AD593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0.2 Mengapa Kontraktor Rawan Kecelakaan? (Mengacu pada Latar Belakang)</w:t>
      </w:r>
    </w:p>
    <w:p w14:paraId="349029F7" w14:textId="63D19E6B" w:rsidR="00046C0E" w:rsidRPr="00046C0E" w:rsidRDefault="00046C0E" w:rsidP="0004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Sifat tenaga kerja: Sementara</w:t>
      </w:r>
      <w:ins w:id="12" w:author="Microsoft Office User" w:date="2025-12-10T11:37:00Z" w16du:dateUtc="2025-12-10T04:37:00Z">
        <w:r w:rsidR="00070BAB">
          <w:rPr>
            <w:rFonts w:ascii="Times New Roman" w:eastAsia="Times New Roman" w:hAnsi="Times New Roman" w:cs="Times New Roman"/>
            <w:sz w:val="24"/>
            <w:szCs w:val="24"/>
            <w:lang w:val="id-ID" w:eastAsia="id-ID"/>
          </w:rPr>
          <w:t xml:space="preserve"> (Kontrak)</w:t>
        </w:r>
      </w:ins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, tingkat pendidikan dan disiplin yang bervariasi.</w:t>
      </w:r>
    </w:p>
    <w:p w14:paraId="19A6C019" w14:textId="464170A5" w:rsidR="00046C0E" w:rsidRPr="00046C0E" w:rsidRDefault="00046C0E" w:rsidP="0004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Pemahaman rendah terhadap peraturan K3 perusahaan</w:t>
      </w:r>
      <w:ins w:id="13" w:author="Microsoft Office User" w:date="2025-12-10T11:37:00Z" w16du:dateUtc="2025-12-10T04:37:00Z">
        <w:r w:rsidR="00070BAB">
          <w:rPr>
            <w:rFonts w:ascii="Times New Roman" w:eastAsia="Times New Roman" w:hAnsi="Times New Roman" w:cs="Times New Roman"/>
            <w:sz w:val="24"/>
            <w:szCs w:val="24"/>
            <w:lang w:val="id-ID" w:eastAsia="id-ID"/>
          </w:rPr>
          <w:t xml:space="preserve"> dan Implementasi di Lapangan</w:t>
        </w:r>
      </w:ins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</w:t>
      </w:r>
    </w:p>
    <w:p w14:paraId="2D2450FB" w14:textId="77777777" w:rsidR="00046C0E" w:rsidRPr="00046C0E" w:rsidRDefault="00046C0E" w:rsidP="0004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Terlibat langsung dan terpapar bahaya lebih banyak.</w:t>
      </w:r>
    </w:p>
    <w:p w14:paraId="6543751D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0.3 Dampak Kecelakaan Kontraktor</w:t>
      </w:r>
    </w:p>
    <w:p w14:paraId="67F0C1C2" w14:textId="77777777" w:rsidR="00046C0E" w:rsidRPr="00046C0E" w:rsidRDefault="00046C0E" w:rsidP="0004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Kerugian operasional dan reputasi bagi Pemilik Proyek.</w:t>
      </w:r>
    </w:p>
    <w:p w14:paraId="1A4622B8" w14:textId="77777777" w:rsidR="00046C0E" w:rsidRPr="00046C0E" w:rsidRDefault="00046C0E" w:rsidP="0004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Kecelakaan tinggi memengaruhi kinerja K3 perusahaan secara keseluruhan.</w:t>
      </w:r>
    </w:p>
    <w:p w14:paraId="0FAEAE42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1: MEMAHAMI CSMS (CONTRACTOR SAFETY MANAGEMENT SYSTEM)</w:t>
      </w:r>
    </w:p>
    <w:p w14:paraId="3B5FE368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1.1 Definisi dan Konsep Inti CSMS</w:t>
      </w:r>
    </w:p>
    <w:p w14:paraId="68A3E6EB" w14:textId="77777777" w:rsidR="00046C0E" w:rsidRPr="00046C0E" w:rsidRDefault="00046C0E" w:rsidP="0004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CSMS: Sistem manajemen untuk mengelola kontraktor di lingkungan perusahaan.</w:t>
      </w:r>
    </w:p>
    <w:p w14:paraId="72DEB2EA" w14:textId="77777777" w:rsidR="00046C0E" w:rsidRDefault="00046C0E" w:rsidP="00046C0E">
      <w:pPr>
        <w:numPr>
          <w:ilvl w:val="0"/>
          <w:numId w:val="4"/>
        </w:numPr>
        <w:spacing w:before="100" w:beforeAutospacing="1" w:after="100" w:afterAutospacing="1" w:line="240" w:lineRule="auto"/>
        <w:rPr>
          <w:ins w:id="14" w:author="Microsoft Office User" w:date="2025-12-10T11:42:00Z" w16du:dateUtc="2025-12-10T04:42:00Z"/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CSMS sebagai sistem komprehensif, dari tahap perencanaan hingga pelaksanaan pekerjaan.</w:t>
      </w:r>
    </w:p>
    <w:p w14:paraId="6F16DBCA" w14:textId="63FC234D" w:rsidR="00070BAB" w:rsidRPr="00046C0E" w:rsidRDefault="00070BAB" w:rsidP="0004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ins w:id="15" w:author="Microsoft Office User" w:date="2025-12-10T11:42:00Z" w16du:dateUtc="2025-12-10T04:42:00Z">
        <w:r>
          <w:rPr>
            <w:rFonts w:ascii="Times New Roman" w:eastAsia="Times New Roman" w:hAnsi="Times New Roman" w:cs="Times New Roman"/>
            <w:sz w:val="24"/>
            <w:szCs w:val="24"/>
            <w:lang w:val="id-ID" w:eastAsia="id-ID"/>
          </w:rPr>
          <w:t>Tranfer</w:t>
        </w:r>
      </w:ins>
      <w:proofErr w:type="spellEnd"/>
      <w:ins w:id="16" w:author="Microsoft Office User" w:date="2025-12-10T11:43:00Z" w16du:dateUtc="2025-12-10T04:43:00Z">
        <w:r>
          <w:rPr>
            <w:rFonts w:ascii="Times New Roman" w:eastAsia="Times New Roman" w:hAnsi="Times New Roman" w:cs="Times New Roman"/>
            <w:sz w:val="24"/>
            <w:szCs w:val="24"/>
            <w:lang w:val="id-ID" w:eastAsia="id-ID"/>
          </w:rPr>
          <w:t xml:space="preserve"> Risiko ke pihak lain</w:t>
        </w:r>
      </w:ins>
    </w:p>
    <w:p w14:paraId="6482AA46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1.2 Pola Keterlibatan Kontraktor dalam Lingkungan Perusahaan</w:t>
      </w:r>
    </w:p>
    <w:p w14:paraId="03CB3598" w14:textId="77777777" w:rsidR="00046C0E" w:rsidRPr="00046C0E" w:rsidRDefault="00046C0E" w:rsidP="0004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Diagram sederhana Hubungan: Perusahaan – Main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Contractor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– Sub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Contractor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– Pekerja.</w:t>
      </w:r>
    </w:p>
    <w:p w14:paraId="25D3CCDB" w14:textId="77777777" w:rsidR="00046C0E" w:rsidRPr="00046C0E" w:rsidRDefault="00046C0E" w:rsidP="0004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Pentingnya </w:t>
      </w:r>
      <w:proofErr w:type="spellStart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Partnership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Keselamatan antara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Client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(Pemilik Proyek), Kontraktor, dan Sub-kontraktor.</w:t>
      </w:r>
    </w:p>
    <w:p w14:paraId="4966AFB8" w14:textId="77777777" w:rsidR="00046C0E" w:rsidRPr="00046C0E" w:rsidRDefault="00046C0E" w:rsidP="0004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Output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diharapkan: </w:t>
      </w:r>
      <w:proofErr w:type="spellStart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Accident</w:t>
      </w:r>
      <w:proofErr w:type="spellEnd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Free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</w:t>
      </w:r>
    </w:p>
    <w:p w14:paraId="03700E99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1.3 CSMS sebagai Jembatan Sistem Manajemen K3 (OHSMS)</w:t>
      </w:r>
    </w:p>
    <w:p w14:paraId="7CECB482" w14:textId="77777777" w:rsidR="00046C0E" w:rsidRPr="00046C0E" w:rsidRDefault="00046C0E" w:rsidP="0004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Fungsi CSMS: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penghubung antara </w:t>
      </w:r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Company OHSMS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(Sistem K3 Perusahaan) dengan </w:t>
      </w:r>
      <w:proofErr w:type="spellStart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Contractor</w:t>
      </w:r>
      <w:proofErr w:type="spellEnd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 xml:space="preserve"> OHSMS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(Sistem K3 Kontraktor).</w:t>
      </w:r>
    </w:p>
    <w:p w14:paraId="1FD5D085" w14:textId="77777777" w:rsidR="00046C0E" w:rsidRPr="00046C0E" w:rsidRDefault="00046C0E" w:rsidP="0004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Hubungan dengan Standar Internasional: CSMS adalah bagian dari elemen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Operational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Control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(Kontrol Operasi) dalam standar OHSAS 45001.</w:t>
      </w:r>
    </w:p>
    <w:p w14:paraId="68AD4A5E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1.4 Tujuan Utama Penerapan CSMS</w:t>
      </w:r>
    </w:p>
    <w:p w14:paraId="5B0ADFFF" w14:textId="77777777" w:rsidR="00046C0E" w:rsidRPr="00046C0E" w:rsidRDefault="00046C0E" w:rsidP="0004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Memastikan Kontraktor memenuhi standar dan kriteria K3 yang ditetapkan perusahaan.</w:t>
      </w:r>
    </w:p>
    <w:p w14:paraId="4B403066" w14:textId="77777777" w:rsidR="00046C0E" w:rsidRPr="00046C0E" w:rsidRDefault="00046C0E" w:rsidP="0004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Menjaga dan meningkatkan kinerja Keselamatan Kontraktor.</w:t>
      </w:r>
    </w:p>
    <w:p w14:paraId="788D8F12" w14:textId="77777777" w:rsidR="00046C0E" w:rsidRPr="00046C0E" w:rsidRDefault="00046C0E" w:rsidP="0004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Mencegah kerugian akibat aktivitas kerja Kontraktor.</w:t>
      </w:r>
    </w:p>
    <w:p w14:paraId="69B69375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2: STRUKTUR DAN 6 TAHAPAN SIKLUS CSMS</w:t>
      </w:r>
    </w:p>
    <w:p w14:paraId="1C43DB54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 xml:space="preserve">2.1 Siklus Hidup CSMS (6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Steps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Process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)</w:t>
      </w:r>
    </w:p>
    <w:p w14:paraId="7241E79A" w14:textId="77777777" w:rsidR="00046C0E" w:rsidRPr="00046C0E" w:rsidRDefault="00046C0E" w:rsidP="0004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Memperkenalkan diagram siklus 6 tahapan secara berurutan.</w:t>
      </w:r>
    </w:p>
    <w:p w14:paraId="655EE0BA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Risk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Assessment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(Penilaian Risiko)</w:t>
      </w:r>
    </w:p>
    <w:p w14:paraId="03E01B10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Qualification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(Pra-Kualifikasi)</w:t>
      </w:r>
    </w:p>
    <w:p w14:paraId="477ADFF9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Selection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(Seleksi)</w:t>
      </w:r>
    </w:p>
    <w:p w14:paraId="4FEF1EE9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Job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Activity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(Aktivitas Pra-Pekerjaan)</w:t>
      </w:r>
    </w:p>
    <w:p w14:paraId="2381A71D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Work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Progress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(Pelaksanaan Pekerjaan)</w:t>
      </w:r>
    </w:p>
    <w:p w14:paraId="3FF4CE8A" w14:textId="77777777" w:rsidR="00046C0E" w:rsidRPr="00046C0E" w:rsidRDefault="00046C0E" w:rsidP="00046C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Final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Evaluation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(Evaluasi Akhir)</w:t>
      </w:r>
    </w:p>
    <w:p w14:paraId="2DA45728" w14:textId="77777777" w:rsidR="00046C0E" w:rsidRPr="00046C0E" w:rsidRDefault="00046C0E" w:rsidP="0004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Fungsi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Contractor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Data Bank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siklus tertutup.</w:t>
      </w:r>
    </w:p>
    <w:p w14:paraId="14B056E7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2.2 Pembagian Dua Tahapan Besar CSMS</w:t>
      </w:r>
    </w:p>
    <w:p w14:paraId="4C028654" w14:textId="77777777" w:rsidR="00046C0E" w:rsidRPr="00046C0E" w:rsidRDefault="00046C0E" w:rsidP="0004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Tahap Administrasi (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Administrative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Phase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):</w:t>
      </w:r>
    </w:p>
    <w:p w14:paraId="17E81704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Risk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Assessment</w:t>
      </w:r>
      <w:proofErr w:type="spellEnd"/>
    </w:p>
    <w:p w14:paraId="3DC7A768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Pre-Qualification</w:t>
      </w:r>
      <w:proofErr w:type="spellEnd"/>
    </w:p>
    <w:p w14:paraId="2F6E080A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Selection</w:t>
      </w:r>
      <w:proofErr w:type="spellEnd"/>
    </w:p>
    <w:p w14:paraId="2B373782" w14:textId="77777777" w:rsidR="00046C0E" w:rsidRPr="00046C0E" w:rsidRDefault="00046C0E" w:rsidP="0004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Tahap Implementasi (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Field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Implementation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Phase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):</w:t>
      </w:r>
    </w:p>
    <w:p w14:paraId="005941D5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Pre-Job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Activity</w:t>
      </w:r>
      <w:proofErr w:type="spellEnd"/>
    </w:p>
    <w:p w14:paraId="7B3F466B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Work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Progress</w:t>
      </w:r>
      <w:proofErr w:type="spellEnd"/>
    </w:p>
    <w:p w14:paraId="457D5FFF" w14:textId="77777777" w:rsidR="00046C0E" w:rsidRPr="00046C0E" w:rsidRDefault="00046C0E" w:rsidP="00046C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Final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Evaluation</w:t>
      </w:r>
      <w:proofErr w:type="spellEnd"/>
    </w:p>
    <w:p w14:paraId="75D89BDD" w14:textId="77777777" w:rsidR="00046C0E" w:rsidRPr="00046C0E" w:rsidRDefault="00046C0E" w:rsidP="0004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Contract</w:t>
      </w:r>
      <w:proofErr w:type="spellEnd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Award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titik transisi antara Tahap Administrasi dan Implementasi.</w:t>
      </w:r>
    </w:p>
    <w:p w14:paraId="11E07283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2.3 Peran Kunci dalam Setiap Tahapan</w:t>
      </w:r>
    </w:p>
    <w:p w14:paraId="6A95BD91" w14:textId="77777777" w:rsidR="00046C0E" w:rsidRPr="00046C0E" w:rsidRDefault="00046C0E" w:rsidP="00046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Tabel ringkasan tanggung jawab (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Purchasing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,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Contractor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, H&amp;S Team, Project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Mgr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, Data Base</w:t>
      </w: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 dalam setiap tahapan (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Risk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Assessment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Pre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Qualification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PJA, WIP, Final </w:t>
      </w: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Evaluation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).</w:t>
      </w:r>
    </w:p>
    <w:p w14:paraId="0D964370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PENUTUP DAN TINDAK LANJUT</w:t>
      </w:r>
    </w:p>
    <w:p w14:paraId="58A5D868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3.1 Ringkasan Konsep Dasar E-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book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 xml:space="preserve"> Jilid 1</w:t>
      </w:r>
    </w:p>
    <w:p w14:paraId="6D6BFAE0" w14:textId="77777777" w:rsidR="00046C0E" w:rsidRPr="00046C0E" w:rsidRDefault="00046C0E" w:rsidP="00046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CSMS adalah wajib untuk Kontrol Operasi.</w:t>
      </w:r>
    </w:p>
    <w:p w14:paraId="62844F32" w14:textId="77777777" w:rsidR="00046C0E" w:rsidRPr="00046C0E" w:rsidRDefault="00046C0E" w:rsidP="00046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Pahami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Latar Belakang, Tujuan, dan 6 Tahapannya.</w:t>
      </w:r>
    </w:p>
    <w:p w14:paraId="08DF19B1" w14:textId="77777777" w:rsidR="00046C0E" w:rsidRPr="00046C0E" w:rsidRDefault="00046C0E" w:rsidP="00046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3.2 Pratinjau E-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book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 xml:space="preserve"> Jilid 2</w:t>
      </w:r>
    </w:p>
    <w:p w14:paraId="71E95DAF" w14:textId="77777777" w:rsidR="00046C0E" w:rsidRPr="00046C0E" w:rsidRDefault="00046C0E" w:rsidP="00046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Fokus pada langkah pertama: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Risk</w:t>
      </w:r>
      <w:proofErr w:type="spellEnd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046C0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Assessment</w:t>
      </w:r>
      <w:proofErr w:type="spellEnd"/>
      <w:r w:rsidRPr="00046C0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(Penilaian Risiko) secara mendalam, dan bagaimana ini menentukan kriteria kelulusan kontraktor.</w:t>
      </w:r>
    </w:p>
    <w:p w14:paraId="7534F3D3" w14:textId="77777777" w:rsidR="00AE7952" w:rsidRDefault="00AE7952"/>
    <w:sectPr w:rsidR="00AE7952" w:rsidSect="00046C0E">
      <w:pgSz w:w="11906" w:h="16838" w:code="9"/>
      <w:pgMar w:top="1134" w:right="992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25CE9"/>
    <w:multiLevelType w:val="multilevel"/>
    <w:tmpl w:val="61F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326A"/>
    <w:multiLevelType w:val="multilevel"/>
    <w:tmpl w:val="82B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E2EB1"/>
    <w:multiLevelType w:val="multilevel"/>
    <w:tmpl w:val="0F6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60B74"/>
    <w:multiLevelType w:val="multilevel"/>
    <w:tmpl w:val="1A5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779F0"/>
    <w:multiLevelType w:val="multilevel"/>
    <w:tmpl w:val="831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0C97"/>
    <w:multiLevelType w:val="multilevel"/>
    <w:tmpl w:val="490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15399"/>
    <w:multiLevelType w:val="multilevel"/>
    <w:tmpl w:val="938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25D74"/>
    <w:multiLevelType w:val="multilevel"/>
    <w:tmpl w:val="D1A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05DF5"/>
    <w:multiLevelType w:val="multilevel"/>
    <w:tmpl w:val="B95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C661D"/>
    <w:multiLevelType w:val="multilevel"/>
    <w:tmpl w:val="6A9C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57CF"/>
    <w:multiLevelType w:val="multilevel"/>
    <w:tmpl w:val="B4A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088E"/>
    <w:multiLevelType w:val="multilevel"/>
    <w:tmpl w:val="D80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44602">
    <w:abstractNumId w:val="5"/>
  </w:num>
  <w:num w:numId="2" w16cid:durableId="295841103">
    <w:abstractNumId w:val="7"/>
  </w:num>
  <w:num w:numId="3" w16cid:durableId="1960257607">
    <w:abstractNumId w:val="10"/>
  </w:num>
  <w:num w:numId="4" w16cid:durableId="2064060193">
    <w:abstractNumId w:val="11"/>
  </w:num>
  <w:num w:numId="5" w16cid:durableId="1336614675">
    <w:abstractNumId w:val="1"/>
  </w:num>
  <w:num w:numId="6" w16cid:durableId="650670443">
    <w:abstractNumId w:val="4"/>
  </w:num>
  <w:num w:numId="7" w16cid:durableId="1692686172">
    <w:abstractNumId w:val="9"/>
  </w:num>
  <w:num w:numId="8" w16cid:durableId="1213006409">
    <w:abstractNumId w:val="0"/>
  </w:num>
  <w:num w:numId="9" w16cid:durableId="1182936514">
    <w:abstractNumId w:val="8"/>
  </w:num>
  <w:num w:numId="10" w16cid:durableId="360864205">
    <w:abstractNumId w:val="2"/>
  </w:num>
  <w:num w:numId="11" w16cid:durableId="1099179652">
    <w:abstractNumId w:val="3"/>
  </w:num>
  <w:num w:numId="12" w16cid:durableId="174306568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gutterAtTop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0E"/>
    <w:rsid w:val="00046C0E"/>
    <w:rsid w:val="00070BAB"/>
    <w:rsid w:val="00325654"/>
    <w:rsid w:val="00397365"/>
    <w:rsid w:val="003F73EA"/>
    <w:rsid w:val="00620747"/>
    <w:rsid w:val="00667C4A"/>
    <w:rsid w:val="006A1F06"/>
    <w:rsid w:val="008C129A"/>
    <w:rsid w:val="009057FD"/>
    <w:rsid w:val="00AE62FC"/>
    <w:rsid w:val="00AE7952"/>
    <w:rsid w:val="00B63247"/>
    <w:rsid w:val="00C10BD4"/>
    <w:rsid w:val="00F6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1D7EF"/>
  <w15:chartTrackingRefBased/>
  <w15:docId w15:val="{A5450C44-C47B-47DF-8078-9B90BA08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 MT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29A"/>
    <w:rPr>
      <w:rFonts w:ascii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C129A"/>
  </w:style>
  <w:style w:type="paragraph" w:customStyle="1" w:styleId="Style1">
    <w:name w:val="Style1"/>
    <w:basedOn w:val="Normal"/>
    <w:link w:val="Style1Char"/>
    <w:qFormat/>
    <w:rsid w:val="008C129A"/>
    <w:rPr>
      <w:rFonts w:ascii="Arial"/>
      <w:b/>
      <w:sz w:val="24"/>
    </w:rPr>
  </w:style>
  <w:style w:type="character" w:customStyle="1" w:styleId="Style1Char">
    <w:name w:val="Style1 Char"/>
    <w:basedOn w:val="DefaultParagraphFont"/>
    <w:link w:val="Style1"/>
    <w:rsid w:val="008C129A"/>
    <w:rPr>
      <w:rFonts w:ascii="Arial" w:eastAsia="Arial MT" w:hAnsi="Arial MT" w:cs="Arial MT"/>
      <w:b/>
      <w:kern w:val="0"/>
      <w:szCs w:val="22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8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9A"/>
    <w:rPr>
      <w:rFonts w:ascii="Arial MT" w:eastAsiaTheme="majorEastAsia" w:hAnsi="Arial MT" w:cstheme="majorBidi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9A"/>
    <w:rPr>
      <w:rFonts w:ascii="Arial MT" w:eastAsiaTheme="majorEastAsia" w:hAnsi="Arial MT" w:cstheme="majorBidi"/>
      <w:i/>
      <w:iCs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9A"/>
    <w:rPr>
      <w:rFonts w:ascii="Arial MT" w:eastAsiaTheme="majorEastAsia" w:hAnsi="Arial MT" w:cstheme="majorBidi"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9A"/>
    <w:rPr>
      <w:rFonts w:ascii="Arial MT" w:eastAsiaTheme="majorEastAsia" w:hAnsi="Arial MT" w:cstheme="majorBidi"/>
      <w:i/>
      <w:iCs/>
      <w:color w:val="272727" w:themeColor="text1" w:themeTint="D8"/>
      <w:kern w:val="0"/>
      <w:sz w:val="22"/>
      <w:szCs w:val="22"/>
      <w:lang w:val="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9A"/>
    <w:rPr>
      <w:rFonts w:ascii="Arial MT" w:eastAsiaTheme="majorEastAsia" w:hAnsi="Arial MT" w:cstheme="majorBidi"/>
      <w:color w:val="272727" w:themeColor="text1" w:themeTint="D8"/>
      <w:kern w:val="0"/>
      <w:sz w:val="22"/>
      <w:szCs w:val="22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C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9A"/>
    <w:rPr>
      <w:rFonts w:asciiTheme="majorHAnsi" w:eastAsiaTheme="majorEastAsia" w:hAnsiTheme="majorHAnsi" w:cstheme="majorBidi"/>
      <w:spacing w:val="-10"/>
      <w:kern w:val="28"/>
      <w:sz w:val="56"/>
      <w:szCs w:val="56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C12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C129A"/>
    <w:rPr>
      <w:rFonts w:ascii="Arial MT" w:eastAsia="Arial MT" w:hAnsi="Arial MT" w:cs="Arial MT"/>
      <w:kern w:val="0"/>
      <w:lang w:val="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9A"/>
    <w:rPr>
      <w:rFonts w:ascii="Arial MT" w:eastAsiaTheme="majorEastAsia" w:hAnsi="Arial MT" w:cstheme="majorBidi"/>
      <w:color w:val="595959" w:themeColor="text1" w:themeTint="A6"/>
      <w:spacing w:val="15"/>
      <w:kern w:val="0"/>
      <w:sz w:val="28"/>
      <w:szCs w:val="28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8C12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9A"/>
    <w:rPr>
      <w:rFonts w:ascii="Arial MT" w:eastAsia="Arial MT" w:hAnsi="Arial MT" w:cs="Arial MT"/>
      <w:i/>
      <w:iCs/>
      <w:color w:val="404040" w:themeColor="text1" w:themeTint="BF"/>
      <w:kern w:val="0"/>
      <w:sz w:val="22"/>
      <w:szCs w:val="22"/>
      <w:lang w:val="i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9A"/>
    <w:rPr>
      <w:rFonts w:ascii="Arial MT" w:eastAsia="Arial MT" w:hAnsi="Arial MT" w:cs="Arial MT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C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C0E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397365"/>
    <w:pPr>
      <w:spacing w:after="0" w:line="240" w:lineRule="auto"/>
    </w:pPr>
    <w:rPr>
      <w:rFonts w:ascii="Arial MT" w:hAnsi="Arial MT" w:cs="Arial MT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B75A48-29DE-9B47-9786-838E3D0EB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Kristanti</dc:creator>
  <cp:keywords/>
  <dc:description/>
  <cp:lastModifiedBy>Microsoft Office User</cp:lastModifiedBy>
  <cp:revision>4</cp:revision>
  <dcterms:created xsi:type="dcterms:W3CDTF">2025-12-05T01:13:00Z</dcterms:created>
  <dcterms:modified xsi:type="dcterms:W3CDTF">2025-12-10T04:45:00Z</dcterms:modified>
</cp:coreProperties>
</file>